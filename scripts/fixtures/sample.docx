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Quarterly plan</w:t>
      </w:r>
    </w:p>
    <w:p>
      <w:commentRangeStart w:id="0"/>
      <w:r>
        <w:t xml:space="preserve">Intro</w:t>
      </w:r>
      <w:commentRangeEnd w:id="0"/>
      <w:r>
        <w:commentReference w:id="0"/>
      </w:r>
      <w:r>
        <w:t xml:space="preserve"> with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words.</w:t>
      </w:r>
    </w:p>
    <w:p>
      <w:pPr>
        <w:numPr>
          <w:ilvl w:val="0"/>
          <w:numId w:val="1"/>
        </w:numPr>
      </w:pPr>
      <w:r>
        <w:t xml:space="preserve">First item</w:t>
      </w:r>
    </w:p>
    <w:p>
      <w:pPr>
        <w:numPr>
          <w:ilvl w:val="0"/>
          <w:numId w:val="1"/>
        </w:numPr>
      </w:pPr>
      <w:r>
        <w:t xml:space="preserve">Second item</w:t>
      </w:r>
    </w:p>
    <w:p>
      <w:commentRangeStart w:id="1"/>
      <w:r>
        <w:t xml:space="preserve">Budget is </w:t>
      </w:r>
      <w:del w:id="10" w:author="Ada" w:date="2026-09-01T00:00:00Z">
        <w:r>
          <w:delText>ten</w:delText>
        </w:r>
      </w:del>
      <w:ins w:id="11" w:author="Ada" w:date="2026-09-01T00:00:00Z">
        <w:r>
          <w:t xml:space="preserve">twelve</w:t>
        </w:r>
      </w:ins>
      <w:r>
        <w:t xml:space="preserve"> thousand.</w:t>
      </w:r>
      <w:commentRangeEnd w:id="1"/>
      <w:r>
        <w:commentReference w:id="1"/>
      </w:r>
    </w:p>
    <w:p>
      <w:r>
        <w:t xml:space="preserve">See the </w:t>
      </w:r>
      <w:hyperlink r:id="rId5">
        <w:r>
          <w:t xml:space="preserve">site</w:t>
        </w:r>
      </w:hyperlink>
      <w:r>
        <w:t xml:space="preserve">.</w:t>
      </w:r>
    </w:p>
    <w:tbl>
      <w:tblPr/>
      <w:tblGrid>
        <w:gridCol w:w="2000"/>
        <w:gridCol w:w="2000"/>
      </w:tblGrid>
      <w:tr>
        <w:tc>
          <w:tcPr/>
          <w:p>
            <w:r>
              <w:t xml:space="preserve">Name</w:t>
            </w:r>
          </w:p>
        </w:tc>
        <w:tc>
          <w:tcPr/>
          <w:p>
            <w:r>
              <w:t xml:space="preserve">Owner</w:t>
            </w:r>
          </w:p>
        </w:tc>
      </w:tr>
      <w:tr>
        <w:tc>
          <w:tcPr/>
          <w:p>
            <w:r>
              <w:t xml:space="preserve">Launch</w:t>
            </w:r>
          </w:p>
        </w:tc>
        <w:tc>
          <w:tcPr/>
          <w:p>
            <w:r>
              <w:t xml:space="preserve">Ada</w:t>
            </w:r>
          </w:p>
        </w:tc>
      </w:tr>
    </w:tbl>
    <w:p>
      <w:r>
        <w:t xml:space="preserve">Between tables.</w:t>
      </w:r>
    </w:p>
    <w:tbl>
      <w:tblPr/>
      <w:tblGrid>
        <w:gridCol w:w="2000"/>
        <w:gridCol w:w="2000"/>
      </w:tblGrid>
      <w:tr>
        <w:tc>
          <w:tcPr>
            <w:gridSpan w:val="2"/>
          </w:tcPr>
          <w:p>
            <w:r>
              <w:t xml:space="preserve">Merged header</w:t>
            </w:r>
          </w:p>
        </w:tc>
      </w:tr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b</w:t>
            </w:r>
          </w:p>
        </w:tc>
      </w:tr>
    </w:tbl>
    <w:p>
      <w:r>
        <w:drawing>
          <wp:inline distT="0" distB="0" distL="0" distR="0">
            <wp:extent cx="9525" cy="9525"/>
            <wp:docPr id="1" name="Picture 1" descr="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>
  <w:comment w:id="0" w:author="Ada" w:date="2026-09-01T00:00:00Z">
    <w:p>
      <w:r>
        <w:t>Tighten this.</w:t>
      </w:r>
    </w:p>
  </w:comment>
  <w:comment w:id="1" w:author="Grace" w:date="2026-09-01T00:00:00Z">
    <w:p>
      <w:r>
        <w:t>Confirm the number.</w:t>
      </w:r>
    </w:p>
  </w:comment>
</w:comments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comments" Target="comments.xml"/><Relationship Id="rId4" Type="http://schemas.openxmlformats.org/officeDocument/2006/relationships/image" Target="media/image1.png"/><Relationship Id="rId5" Type="http://schemas.openxmlformats.org/officeDocument/2006/relationships/hyperlink" Target="https://example.com/" TargetMode="External"/></Relationships>
</file>